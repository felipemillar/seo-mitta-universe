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016DA" w14:textId="5C9466A7" w:rsidR="00B53C10" w:rsidRPr="00B53C10" w:rsidRDefault="00B53C10" w:rsidP="00B53C10">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B53C10">
        <w:rPr>
          <w:rFonts w:ascii="Apple Color Emoji" w:eastAsia="Times New Roman" w:hAnsi="Apple Color Emoji" w:cs="Apple Color Emoji"/>
          <w:b/>
          <w:bCs/>
          <w:kern w:val="0"/>
          <w:sz w:val="36"/>
          <w:szCs w:val="36"/>
          <w:lang w:eastAsia="es-MX"/>
          <w14:ligatures w14:val="none"/>
        </w:rPr>
        <w:t>📝</w:t>
      </w:r>
      <w:r w:rsidRPr="00B53C10">
        <w:rPr>
          <w:rFonts w:ascii="Times New Roman" w:eastAsia="Times New Roman" w:hAnsi="Times New Roman" w:cs="Times New Roman"/>
          <w:b/>
          <w:bCs/>
          <w:kern w:val="0"/>
          <w:sz w:val="36"/>
          <w:szCs w:val="36"/>
          <w:lang w:eastAsia="es-MX"/>
          <w14:ligatures w14:val="none"/>
        </w:rPr>
        <w:t xml:space="preserve"> ARTÍCULO 1</w:t>
      </w:r>
    </w:p>
    <w:p w14:paraId="74C9734C"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6F591D19"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Times New Roman" w:eastAsia="Times New Roman" w:hAnsi="Times New Roman" w:cs="Times New Roman"/>
          <w:b/>
          <w:bCs/>
          <w:kern w:val="0"/>
          <w:sz w:val="27"/>
          <w:szCs w:val="27"/>
          <w:lang w:eastAsia="es-MX"/>
          <w14:ligatures w14:val="none"/>
        </w:rPr>
        <w:t>¿Cuánto cuesta realmente tener un auto en Chile al año?</w:t>
      </w:r>
    </w:p>
    <w:p w14:paraId="48BE36E7"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444D0845"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 xml:space="preserve">Tener auto en Chile es casi un paso natural cuando empiezas a ganar independencia. Te da libertad, comodidad y tiempo. Pero hay una pregunta que muchos evitan hacerse con lupa: </w:t>
      </w:r>
      <w:r w:rsidRPr="00B53C10">
        <w:rPr>
          <w:rFonts w:ascii="Times New Roman" w:eastAsia="Times New Roman" w:hAnsi="Times New Roman" w:cs="Times New Roman"/>
          <w:b/>
          <w:bCs/>
          <w:kern w:val="0"/>
          <w:lang w:eastAsia="es-MX"/>
          <w14:ligatures w14:val="none"/>
        </w:rPr>
        <w:t>¿cuánto cuesta realmente mantener un auto durante un año completo?</w:t>
      </w:r>
    </w:p>
    <w:p w14:paraId="5A431C6D"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5BA667E0"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La mayoría piensa en la cuota, la bencina y listo. El problema es que ese cálculo está lejos de la realidad.</w:t>
      </w:r>
    </w:p>
    <w:p w14:paraId="19EBD3E5" w14:textId="77777777" w:rsidR="00B53C10" w:rsidRPr="00B53C10" w:rsidRDefault="00000000" w:rsidP="00B53C10">
      <w:pPr>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pict w14:anchorId="591FE2B1">
          <v:rect id="_x0000_i1025" alt="" style="width:441.9pt;height:.05pt;mso-width-percent:0;mso-height-percent:0;mso-width-percent:0;mso-height-percent:0" o:hralign="center" o:hrstd="t" o:hr="t" fillcolor="#a0a0a0" stroked="f"/>
        </w:pict>
      </w:r>
    </w:p>
    <w:p w14:paraId="072CB1AA"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Apple Color Emoji" w:eastAsia="Times New Roman" w:hAnsi="Apple Color Emoji" w:cs="Apple Color Emoji"/>
          <w:b/>
          <w:bCs/>
          <w:kern w:val="0"/>
          <w:sz w:val="27"/>
          <w:szCs w:val="27"/>
          <w:lang w:eastAsia="es-MX"/>
          <w14:ligatures w14:val="none"/>
        </w:rPr>
        <w:t>🚗</w:t>
      </w:r>
      <w:r w:rsidRPr="00B53C10">
        <w:rPr>
          <w:rFonts w:ascii="Times New Roman" w:eastAsia="Times New Roman" w:hAnsi="Times New Roman" w:cs="Times New Roman"/>
          <w:b/>
          <w:bCs/>
          <w:kern w:val="0"/>
          <w:sz w:val="27"/>
          <w:szCs w:val="27"/>
          <w:lang w:eastAsia="es-MX"/>
          <w14:ligatures w14:val="none"/>
        </w:rPr>
        <w:t xml:space="preserve"> Por qué solemos subestimar el costo del auto</w:t>
      </w:r>
    </w:p>
    <w:p w14:paraId="58A88672"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543AAC63"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Cuando compras o arriendas un auto, tu foco está en el valor mensual. Pero el auto no funciona como Netflix: hay costos que aparecen sin avisar y otros que simplemente ignoramos.</w:t>
      </w:r>
    </w:p>
    <w:p w14:paraId="69F43E29"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5A018FD2"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Y ahí es donde el presupuesto empieza a romperse.</w:t>
      </w:r>
    </w:p>
    <w:p w14:paraId="08F75ED5" w14:textId="77777777" w:rsidR="00B53C10" w:rsidRPr="00B53C10" w:rsidRDefault="00000000" w:rsidP="00B53C10">
      <w:pPr>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pict w14:anchorId="37488621">
          <v:rect id="_x0000_i1026" alt="" style="width:441.9pt;height:.05pt;mso-width-percent:0;mso-height-percent:0;mso-width-percent:0;mso-height-percent:0" o:hralign="center" o:hrstd="t" o:hr="t" fillcolor="#a0a0a0" stroked="f"/>
        </w:pict>
      </w:r>
    </w:p>
    <w:p w14:paraId="14FDC84E"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Apple Color Emoji" w:eastAsia="Times New Roman" w:hAnsi="Apple Color Emoji" w:cs="Apple Color Emoji"/>
          <w:b/>
          <w:bCs/>
          <w:kern w:val="0"/>
          <w:sz w:val="27"/>
          <w:szCs w:val="27"/>
          <w:lang w:eastAsia="es-MX"/>
          <w14:ligatures w14:val="none"/>
        </w:rPr>
        <w:t>💸</w:t>
      </w:r>
      <w:r w:rsidRPr="00B53C10">
        <w:rPr>
          <w:rFonts w:ascii="Times New Roman" w:eastAsia="Times New Roman" w:hAnsi="Times New Roman" w:cs="Times New Roman"/>
          <w:b/>
          <w:bCs/>
          <w:kern w:val="0"/>
          <w:sz w:val="27"/>
          <w:szCs w:val="27"/>
          <w:lang w:eastAsia="es-MX"/>
          <w14:ligatures w14:val="none"/>
        </w:rPr>
        <w:t xml:space="preserve"> Los gastos fijos que sí o sí debes pagar</w:t>
      </w:r>
    </w:p>
    <w:p w14:paraId="66FA1148"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2275D2CC"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b/>
          <w:bCs/>
          <w:kern w:val="0"/>
          <w:lang w:eastAsia="es-MX"/>
          <w14:ligatures w14:val="none"/>
        </w:rPr>
        <w:t>Permiso de circulación:</w:t>
      </w:r>
    </w:p>
    <w:p w14:paraId="1D249535"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Un gasto anual obligatorio que varía según el modelo y año del vehículo.</w:t>
      </w:r>
    </w:p>
    <w:p w14:paraId="1F7CD578"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13160D73"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b/>
          <w:bCs/>
          <w:kern w:val="0"/>
          <w:lang w:eastAsia="es-MX"/>
          <w14:ligatures w14:val="none"/>
        </w:rPr>
        <w:t>Seguro obligatorio y seguro automotriz:</w:t>
      </w:r>
    </w:p>
    <w:p w14:paraId="500EB8BD"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lastRenderedPageBreak/>
        <w:t>El SOAP es básico, pero si quieres dormir tranquilo, necesitas un seguro completo.</w:t>
      </w:r>
    </w:p>
    <w:p w14:paraId="5FD1FAD5"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1590A4DC"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b/>
          <w:bCs/>
          <w:kern w:val="0"/>
          <w:lang w:eastAsia="es-MX"/>
          <w14:ligatures w14:val="none"/>
        </w:rPr>
        <w:t>Revisión técnica:</w:t>
      </w:r>
    </w:p>
    <w:p w14:paraId="6911397A"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Parece menor, pero si falla algo, el gasto escala rápido.</w:t>
      </w:r>
    </w:p>
    <w:p w14:paraId="54D6E7F1" w14:textId="77777777" w:rsidR="00B53C10" w:rsidRPr="00B53C10" w:rsidRDefault="00000000" w:rsidP="00B53C10">
      <w:pPr>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pict w14:anchorId="744E740E">
          <v:rect id="_x0000_i1027" alt="" style="width:441.9pt;height:.05pt;mso-width-percent:0;mso-height-percent:0;mso-width-percent:0;mso-height-percent:0" o:hralign="center" o:hrstd="t" o:hr="t" fillcolor="#a0a0a0" stroked="f"/>
        </w:pict>
      </w:r>
    </w:p>
    <w:p w14:paraId="538CF499"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Apple Color Emoji" w:eastAsia="Times New Roman" w:hAnsi="Apple Color Emoji" w:cs="Apple Color Emoji"/>
          <w:kern w:val="0"/>
          <w:lang w:eastAsia="es-MX"/>
          <w14:ligatures w14:val="none"/>
        </w:rPr>
        <w:t>📷</w:t>
      </w:r>
      <w:r w:rsidRPr="00B53C10">
        <w:rPr>
          <w:rFonts w:ascii="Times New Roman" w:eastAsia="Times New Roman" w:hAnsi="Times New Roman" w:cs="Times New Roman"/>
          <w:kern w:val="0"/>
          <w:lang w:eastAsia="es-MX"/>
          <w14:ligatures w14:val="none"/>
        </w:rPr>
        <w:t xml:space="preserve"> </w:t>
      </w:r>
      <w:r w:rsidRPr="00B53C10">
        <w:rPr>
          <w:rFonts w:ascii="Times New Roman" w:eastAsia="Times New Roman" w:hAnsi="Times New Roman" w:cs="Times New Roman"/>
          <w:b/>
          <w:bCs/>
          <w:kern w:val="0"/>
          <w:lang w:eastAsia="es-MX"/>
          <w14:ligatures w14:val="none"/>
        </w:rPr>
        <w:t>[Espacio para imagen – Auto en revisión técnica]</w:t>
      </w:r>
    </w:p>
    <w:p w14:paraId="61906892" w14:textId="77777777" w:rsidR="00B53C10" w:rsidRPr="00B53C10" w:rsidRDefault="00000000" w:rsidP="00B53C10">
      <w:pPr>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pict w14:anchorId="00C735A6">
          <v:rect id="_x0000_i1028" alt="" style="width:441.9pt;height:.05pt;mso-width-percent:0;mso-height-percent:0;mso-width-percent:0;mso-height-percent:0" o:hralign="center" o:hrstd="t" o:hr="t" fillcolor="#a0a0a0" stroked="f"/>
        </w:pict>
      </w:r>
    </w:p>
    <w:p w14:paraId="7C08A4D1"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Apple Color Emoji" w:eastAsia="Times New Roman" w:hAnsi="Apple Color Emoji" w:cs="Apple Color Emoji"/>
          <w:b/>
          <w:bCs/>
          <w:kern w:val="0"/>
          <w:sz w:val="27"/>
          <w:szCs w:val="27"/>
          <w:lang w:eastAsia="es-MX"/>
          <w14:ligatures w14:val="none"/>
        </w:rPr>
        <w:t>🔧</w:t>
      </w:r>
      <w:r w:rsidRPr="00B53C10">
        <w:rPr>
          <w:rFonts w:ascii="Times New Roman" w:eastAsia="Times New Roman" w:hAnsi="Times New Roman" w:cs="Times New Roman"/>
          <w:b/>
          <w:bCs/>
          <w:kern w:val="0"/>
          <w:sz w:val="27"/>
          <w:szCs w:val="27"/>
          <w:lang w:eastAsia="es-MX"/>
          <w14:ligatures w14:val="none"/>
        </w:rPr>
        <w:t xml:space="preserve"> Los gastos variables que nadie puede prever</w:t>
      </w:r>
    </w:p>
    <w:p w14:paraId="72A7E8D3"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2E9BCD15"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b/>
          <w:bCs/>
          <w:kern w:val="0"/>
          <w:lang w:eastAsia="es-MX"/>
          <w14:ligatures w14:val="none"/>
        </w:rPr>
        <w:t>Combustible:</w:t>
      </w:r>
    </w:p>
    <w:p w14:paraId="2A175DCC"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Depende del uso, pero es uno de los mayores gastos mensuales.</w:t>
      </w:r>
    </w:p>
    <w:p w14:paraId="5D76134E"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15CF7A05"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b/>
          <w:bCs/>
          <w:kern w:val="0"/>
          <w:lang w:eastAsia="es-MX"/>
          <w14:ligatures w14:val="none"/>
        </w:rPr>
        <w:t>Mantenciones:</w:t>
      </w:r>
    </w:p>
    <w:p w14:paraId="5388CDC2"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Aceite, frenos, neumáticos, filtros. No son opcionales.</w:t>
      </w:r>
    </w:p>
    <w:p w14:paraId="424A714E"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3CE99168"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b/>
          <w:bCs/>
          <w:kern w:val="0"/>
          <w:lang w:eastAsia="es-MX"/>
          <w14:ligatures w14:val="none"/>
        </w:rPr>
        <w:t>Reparaciones imprevistas:</w:t>
      </w:r>
    </w:p>
    <w:p w14:paraId="677C14FA"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Un sensor, una batería, un golpe. El clásico “justo este mes”.</w:t>
      </w:r>
    </w:p>
    <w:p w14:paraId="1E3D9EA1" w14:textId="77777777" w:rsidR="00B53C10" w:rsidRPr="00B53C10" w:rsidRDefault="00000000" w:rsidP="00B53C10">
      <w:pPr>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pict w14:anchorId="7561DED1">
          <v:rect id="_x0000_i1029" alt="" style="width:441.9pt;height:.05pt;mso-width-percent:0;mso-height-percent:0;mso-width-percent:0;mso-height-percent:0" o:hralign="center" o:hrstd="t" o:hr="t" fillcolor="#a0a0a0" stroked="f"/>
        </w:pict>
      </w:r>
    </w:p>
    <w:p w14:paraId="3CFB37DE"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Apple Color Emoji" w:eastAsia="Times New Roman" w:hAnsi="Apple Color Emoji" w:cs="Apple Color Emoji"/>
          <w:b/>
          <w:bCs/>
          <w:kern w:val="0"/>
          <w:sz w:val="27"/>
          <w:szCs w:val="27"/>
          <w:lang w:eastAsia="es-MX"/>
          <w14:ligatures w14:val="none"/>
        </w:rPr>
        <w:t>📉</w:t>
      </w:r>
      <w:r w:rsidRPr="00B53C10">
        <w:rPr>
          <w:rFonts w:ascii="Times New Roman" w:eastAsia="Times New Roman" w:hAnsi="Times New Roman" w:cs="Times New Roman"/>
          <w:b/>
          <w:bCs/>
          <w:kern w:val="0"/>
          <w:sz w:val="27"/>
          <w:szCs w:val="27"/>
          <w:lang w:eastAsia="es-MX"/>
          <w14:ligatures w14:val="none"/>
        </w:rPr>
        <w:t xml:space="preserve"> La depreciación: el costo silencioso</w:t>
      </w:r>
    </w:p>
    <w:p w14:paraId="0C9B0E07"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3375D5DF"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Tu auto pierde valor todos los años, aunque esté estacionado.</w:t>
      </w:r>
    </w:p>
    <w:p w14:paraId="4A9A8FBF"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Eso también es dinero que estás perdiendo, solo que no lo ves salir de tu cuenta.</w:t>
      </w:r>
    </w:p>
    <w:p w14:paraId="26897405" w14:textId="77777777" w:rsidR="00B53C10" w:rsidRPr="00B53C10" w:rsidRDefault="00000000" w:rsidP="00B53C10">
      <w:pPr>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pict w14:anchorId="46ADFD00">
          <v:rect id="_x0000_i1030" alt="" style="width:441.9pt;height:.05pt;mso-width-percent:0;mso-height-percent:0;mso-width-percent:0;mso-height-percent:0" o:hralign="center" o:hrstd="t" o:hr="t" fillcolor="#a0a0a0" stroked="f"/>
        </w:pict>
      </w:r>
    </w:p>
    <w:p w14:paraId="0234B14C"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Apple Color Emoji" w:eastAsia="Times New Roman" w:hAnsi="Apple Color Emoji" w:cs="Apple Color Emoji"/>
          <w:kern w:val="0"/>
          <w:lang w:eastAsia="es-MX"/>
          <w14:ligatures w14:val="none"/>
        </w:rPr>
        <w:lastRenderedPageBreak/>
        <w:t>📷</w:t>
      </w:r>
      <w:r w:rsidRPr="00B53C10">
        <w:rPr>
          <w:rFonts w:ascii="Times New Roman" w:eastAsia="Times New Roman" w:hAnsi="Times New Roman" w:cs="Times New Roman"/>
          <w:kern w:val="0"/>
          <w:lang w:eastAsia="es-MX"/>
          <w14:ligatures w14:val="none"/>
        </w:rPr>
        <w:t xml:space="preserve"> </w:t>
      </w:r>
      <w:r w:rsidRPr="00B53C10">
        <w:rPr>
          <w:rFonts w:ascii="Times New Roman" w:eastAsia="Times New Roman" w:hAnsi="Times New Roman" w:cs="Times New Roman"/>
          <w:b/>
          <w:bCs/>
          <w:kern w:val="0"/>
          <w:lang w:eastAsia="es-MX"/>
          <w14:ligatures w14:val="none"/>
        </w:rPr>
        <w:t>[Espacio para imagen – Gráfico simple de depreciación]</w:t>
      </w:r>
    </w:p>
    <w:p w14:paraId="3A825D0B" w14:textId="77777777" w:rsidR="00B53C10" w:rsidRPr="00B53C10" w:rsidRDefault="00000000" w:rsidP="00B53C10">
      <w:pPr>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pict w14:anchorId="1BCFBECC">
          <v:rect id="_x0000_i1031" alt="" style="width:441.9pt;height:.05pt;mso-width-percent:0;mso-height-percent:0;mso-width-percent:0;mso-height-percent:0" o:hralign="center" o:hrstd="t" o:hr="t" fillcolor="#a0a0a0" stroked="f"/>
        </w:pict>
      </w:r>
    </w:p>
    <w:p w14:paraId="36383DD3"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Apple Color Emoji" w:eastAsia="Times New Roman" w:hAnsi="Apple Color Emoji" w:cs="Apple Color Emoji"/>
          <w:b/>
          <w:bCs/>
          <w:kern w:val="0"/>
          <w:sz w:val="27"/>
          <w:szCs w:val="27"/>
          <w:lang w:eastAsia="es-MX"/>
          <w14:ligatures w14:val="none"/>
        </w:rPr>
        <w:t>📊</w:t>
      </w:r>
      <w:r w:rsidRPr="00B53C10">
        <w:rPr>
          <w:rFonts w:ascii="Times New Roman" w:eastAsia="Times New Roman" w:hAnsi="Times New Roman" w:cs="Times New Roman"/>
          <w:b/>
          <w:bCs/>
          <w:kern w:val="0"/>
          <w:sz w:val="27"/>
          <w:szCs w:val="27"/>
          <w:lang w:eastAsia="es-MX"/>
          <w14:ligatures w14:val="none"/>
        </w:rPr>
        <w:t xml:space="preserve"> Ejemplo real de costo anual (perfil 25–35 años)</w:t>
      </w:r>
    </w:p>
    <w:p w14:paraId="26A8956E"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2C796545"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 xml:space="preserve">Sumando todo, </w:t>
      </w:r>
      <w:r w:rsidRPr="00B53C10">
        <w:rPr>
          <w:rFonts w:ascii="Times New Roman" w:eastAsia="Times New Roman" w:hAnsi="Times New Roman" w:cs="Times New Roman"/>
          <w:b/>
          <w:bCs/>
          <w:kern w:val="0"/>
          <w:lang w:eastAsia="es-MX"/>
          <w14:ligatures w14:val="none"/>
        </w:rPr>
        <w:t>tener un auto puede costar varios millones al año</w:t>
      </w:r>
      <w:r w:rsidRPr="00B53C10">
        <w:rPr>
          <w:rFonts w:ascii="Times New Roman" w:eastAsia="Times New Roman" w:hAnsi="Times New Roman" w:cs="Times New Roman"/>
          <w:kern w:val="0"/>
          <w:lang w:eastAsia="es-MX"/>
          <w14:ligatures w14:val="none"/>
        </w:rPr>
        <w:t>, incluso sin grandes lujos.</w:t>
      </w:r>
    </w:p>
    <w:p w14:paraId="482EC668"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457E626A"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Y la pregunta clave es:</w:t>
      </w:r>
    </w:p>
    <w:p w14:paraId="1C926629"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Apple Color Emoji" w:eastAsia="Times New Roman" w:hAnsi="Apple Color Emoji" w:cs="Apple Color Emoji"/>
          <w:kern w:val="0"/>
          <w:lang w:eastAsia="es-MX"/>
          <w14:ligatures w14:val="none"/>
        </w:rPr>
        <w:t>👉</w:t>
      </w:r>
      <w:r w:rsidRPr="00B53C10">
        <w:rPr>
          <w:rFonts w:ascii="Times New Roman" w:eastAsia="Times New Roman" w:hAnsi="Times New Roman" w:cs="Times New Roman"/>
          <w:kern w:val="0"/>
          <w:lang w:eastAsia="es-MX"/>
          <w14:ligatures w14:val="none"/>
        </w:rPr>
        <w:t xml:space="preserve"> </w:t>
      </w:r>
      <w:r w:rsidRPr="00B53C10">
        <w:rPr>
          <w:rFonts w:ascii="Times New Roman" w:eastAsia="Times New Roman" w:hAnsi="Times New Roman" w:cs="Times New Roman"/>
          <w:b/>
          <w:bCs/>
          <w:kern w:val="0"/>
          <w:lang w:eastAsia="es-MX"/>
          <w14:ligatures w14:val="none"/>
        </w:rPr>
        <w:t>¿Lo usas lo suficiente para justificar ese gasto?</w:t>
      </w:r>
    </w:p>
    <w:p w14:paraId="3765EAB8" w14:textId="77777777" w:rsidR="00B53C10" w:rsidRPr="00B53C10" w:rsidRDefault="00000000" w:rsidP="00B53C10">
      <w:pPr>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pict w14:anchorId="0BD74AC4">
          <v:rect id="_x0000_i1032" alt="" style="width:441.9pt;height:.05pt;mso-width-percent:0;mso-height-percent:0;mso-width-percent:0;mso-height-percent:0" o:hralign="center" o:hrstd="t" o:hr="t" fillcolor="#a0a0a0" stroked="f"/>
        </w:pict>
      </w:r>
    </w:p>
    <w:p w14:paraId="5BEA54AE"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Apple Color Emoji" w:eastAsia="Times New Roman" w:hAnsi="Apple Color Emoji" w:cs="Apple Color Emoji"/>
          <w:b/>
          <w:bCs/>
          <w:kern w:val="0"/>
          <w:sz w:val="27"/>
          <w:szCs w:val="27"/>
          <w:lang w:eastAsia="es-MX"/>
          <w14:ligatures w14:val="none"/>
        </w:rPr>
        <w:t>🔄</w:t>
      </w:r>
      <w:r w:rsidRPr="00B53C10">
        <w:rPr>
          <w:rFonts w:ascii="Times New Roman" w:eastAsia="Times New Roman" w:hAnsi="Times New Roman" w:cs="Times New Roman"/>
          <w:b/>
          <w:bCs/>
          <w:kern w:val="0"/>
          <w:sz w:val="27"/>
          <w:szCs w:val="27"/>
          <w:lang w:eastAsia="es-MX"/>
          <w14:ligatures w14:val="none"/>
        </w:rPr>
        <w:t xml:space="preserve"> ¿Tiene sentido seguir pagando todo esto?</w:t>
      </w:r>
    </w:p>
    <w:p w14:paraId="47BF8E1F"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1ABC1F38" w14:textId="1E25C695"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 xml:space="preserve">Hoy existen alternativas más flexibles, </w:t>
      </w:r>
      <w:del w:id="0" w:author="Gabriel Portilla" w:date="2026-01-08T11:03:00Z" w16du:dateUtc="2026-01-08T14:03:00Z">
        <w:r w:rsidRPr="00B53C10" w:rsidDel="007D58FE">
          <w:rPr>
            <w:rFonts w:ascii="Times New Roman" w:eastAsia="Times New Roman" w:hAnsi="Times New Roman" w:cs="Times New Roman"/>
            <w:kern w:val="0"/>
            <w:lang w:eastAsia="es-MX"/>
            <w14:ligatures w14:val="none"/>
          </w:rPr>
          <w:delText xml:space="preserve">donde pagas por usar y no por cargar con todos los </w:delText>
        </w:r>
        <w:commentRangeStart w:id="1"/>
        <w:r w:rsidRPr="00B53C10" w:rsidDel="007D58FE">
          <w:rPr>
            <w:rFonts w:ascii="Times New Roman" w:eastAsia="Times New Roman" w:hAnsi="Times New Roman" w:cs="Times New Roman"/>
            <w:kern w:val="0"/>
            <w:lang w:eastAsia="es-MX"/>
            <w14:ligatures w14:val="none"/>
          </w:rPr>
          <w:delText>costos</w:delText>
        </w:r>
      </w:del>
      <w:commentRangeEnd w:id="1"/>
      <w:r w:rsidR="007D58FE">
        <w:rPr>
          <w:rStyle w:val="Refdecomentario"/>
        </w:rPr>
        <w:commentReference w:id="1"/>
      </w:r>
      <w:del w:id="2" w:author="Gabriel Portilla" w:date="2026-01-08T11:03:00Z" w16du:dateUtc="2026-01-08T14:03:00Z">
        <w:r w:rsidRPr="00B53C10" w:rsidDel="007D58FE">
          <w:rPr>
            <w:rFonts w:ascii="Times New Roman" w:eastAsia="Times New Roman" w:hAnsi="Times New Roman" w:cs="Times New Roman"/>
            <w:kern w:val="0"/>
            <w:lang w:eastAsia="es-MX"/>
            <w14:ligatures w14:val="none"/>
          </w:rPr>
          <w:delText>.</w:delText>
        </w:r>
      </w:del>
    </w:p>
    <w:p w14:paraId="3E0666A9"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169D2788"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 xml:space="preserve">Ahí es donde modelos como la </w:t>
      </w:r>
      <w:r w:rsidRPr="00B53C10">
        <w:rPr>
          <w:rFonts w:ascii="Times New Roman" w:eastAsia="Times New Roman" w:hAnsi="Times New Roman" w:cs="Times New Roman"/>
          <w:b/>
          <w:bCs/>
          <w:kern w:val="0"/>
          <w:lang w:eastAsia="es-MX"/>
          <w14:ligatures w14:val="none"/>
        </w:rPr>
        <w:t>suscripción de autos</w:t>
      </w:r>
      <w:r w:rsidRPr="00B53C10">
        <w:rPr>
          <w:rFonts w:ascii="Times New Roman" w:eastAsia="Times New Roman" w:hAnsi="Times New Roman" w:cs="Times New Roman"/>
          <w:kern w:val="0"/>
          <w:lang w:eastAsia="es-MX"/>
          <w14:ligatures w14:val="none"/>
        </w:rPr>
        <w:t xml:space="preserve"> empiezan a hacer mucho más sentido.</w:t>
      </w:r>
    </w:p>
    <w:p w14:paraId="2602407C" w14:textId="77777777" w:rsidR="00B53C10" w:rsidRPr="00B53C10" w:rsidRDefault="00000000" w:rsidP="00B53C10">
      <w:pPr>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pict w14:anchorId="5D5BEC96">
          <v:rect id="_x0000_i1033" alt="" style="width:441.9pt;height:.05pt;mso-width-percent:0;mso-height-percent:0;mso-width-percent:0;mso-height-percent:0" o:hralign="center" o:hrstd="t" o:hr="t" fillcolor="#a0a0a0" stroked="f"/>
        </w:pict>
      </w:r>
    </w:p>
    <w:p w14:paraId="3F7091BD"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Apple Color Emoji" w:eastAsia="Times New Roman" w:hAnsi="Apple Color Emoji" w:cs="Apple Color Emoji"/>
          <w:b/>
          <w:bCs/>
          <w:kern w:val="0"/>
          <w:sz w:val="27"/>
          <w:szCs w:val="27"/>
          <w:lang w:eastAsia="es-MX"/>
          <w14:ligatures w14:val="none"/>
        </w:rPr>
        <w:t>🚀</w:t>
      </w:r>
      <w:r w:rsidRPr="00B53C10">
        <w:rPr>
          <w:rFonts w:ascii="Times New Roman" w:eastAsia="Times New Roman" w:hAnsi="Times New Roman" w:cs="Times New Roman"/>
          <w:b/>
          <w:bCs/>
          <w:kern w:val="0"/>
          <w:sz w:val="27"/>
          <w:szCs w:val="27"/>
          <w:lang w:eastAsia="es-MX"/>
          <w14:ligatures w14:val="none"/>
        </w:rPr>
        <w:t xml:space="preserve"> Conclusión</w:t>
      </w:r>
    </w:p>
    <w:p w14:paraId="5C93DE71"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2FC98CA3"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Tener auto no es solo manejarlo. Es financiarlo, mantenerlo y asumir riesgos.</w:t>
      </w:r>
    </w:p>
    <w:p w14:paraId="62251F28"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Entender el costo real es el primer paso para tomar decisiones más inteligentes.</w:t>
      </w:r>
    </w:p>
    <w:p w14:paraId="56562A65" w14:textId="4432F4BA" w:rsidR="00B53C10" w:rsidRDefault="00B53C10"/>
    <w:p w14:paraId="71E35829" w14:textId="39BA1FDF" w:rsidR="00B53C10" w:rsidRDefault="00B53C10"/>
    <w:p w14:paraId="346574F8" w14:textId="33452875" w:rsidR="00B53C10" w:rsidRDefault="00B53C10"/>
    <w:p w14:paraId="7F2DEC96" w14:textId="1FDA3FC3" w:rsidR="00B53C10" w:rsidRDefault="00B53C10"/>
    <w:p w14:paraId="12CCECB1" w14:textId="5AA0F567" w:rsidR="00B53C10" w:rsidRDefault="00B53C10"/>
    <w:p w14:paraId="26FD6FC0" w14:textId="46DBC29C" w:rsidR="00B53C10" w:rsidRPr="00B53C10" w:rsidRDefault="00B53C10" w:rsidP="00B53C10">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B53C10">
        <w:rPr>
          <w:rFonts w:ascii="Apple Color Emoji" w:eastAsia="Times New Roman" w:hAnsi="Apple Color Emoji" w:cs="Apple Color Emoji"/>
          <w:b/>
          <w:bCs/>
          <w:kern w:val="0"/>
          <w:sz w:val="36"/>
          <w:szCs w:val="36"/>
          <w:lang w:eastAsia="es-MX"/>
          <w14:ligatures w14:val="none"/>
        </w:rPr>
        <w:lastRenderedPageBreak/>
        <w:t>📝</w:t>
      </w:r>
      <w:r w:rsidRPr="00B53C10">
        <w:rPr>
          <w:rFonts w:ascii="Times New Roman" w:eastAsia="Times New Roman" w:hAnsi="Times New Roman" w:cs="Times New Roman"/>
          <w:b/>
          <w:bCs/>
          <w:kern w:val="0"/>
          <w:sz w:val="36"/>
          <w:szCs w:val="36"/>
          <w:lang w:eastAsia="es-MX"/>
          <w14:ligatures w14:val="none"/>
        </w:rPr>
        <w:t xml:space="preserve"> ARTÍCULO 2</w:t>
      </w:r>
    </w:p>
    <w:p w14:paraId="63B4E626"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2DEE31FF"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Times New Roman" w:eastAsia="Times New Roman" w:hAnsi="Times New Roman" w:cs="Times New Roman"/>
          <w:b/>
          <w:bCs/>
          <w:kern w:val="0"/>
          <w:sz w:val="27"/>
          <w:szCs w:val="27"/>
          <w:lang w:eastAsia="es-MX"/>
          <w14:ligatures w14:val="none"/>
        </w:rPr>
        <w:t>Los gastos invisibles de tu auto que nadie te explica</w:t>
      </w:r>
    </w:p>
    <w:p w14:paraId="2600D696"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0934EEE5"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Si alguna vez sentiste que tu auto te “come” el sueldo sin entender por qué, no estás solo. Existen gastos que no aparecen en ningún Excel inicial, pero que impactan fuerte en tu bolsillo.</w:t>
      </w:r>
    </w:p>
    <w:p w14:paraId="4EBD75B9" w14:textId="77777777" w:rsidR="00B53C10" w:rsidRPr="00B53C10" w:rsidRDefault="00000000" w:rsidP="00B53C10">
      <w:pPr>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pict w14:anchorId="03D9820A">
          <v:rect id="_x0000_i1034" alt="" style="width:441.9pt;height:.05pt;mso-width-percent:0;mso-height-percent:0;mso-width-percent:0;mso-height-percent:0" o:hralign="center" o:hrstd="t" o:hr="t" fillcolor="#a0a0a0" stroked="f"/>
        </w:pict>
      </w:r>
    </w:p>
    <w:p w14:paraId="555A0C54"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Apple Color Emoji" w:eastAsia="Times New Roman" w:hAnsi="Apple Color Emoji" w:cs="Apple Color Emoji"/>
          <w:b/>
          <w:bCs/>
          <w:kern w:val="0"/>
          <w:sz w:val="27"/>
          <w:szCs w:val="27"/>
          <w:lang w:eastAsia="es-MX"/>
          <w14:ligatures w14:val="none"/>
        </w:rPr>
        <w:t>👻</w:t>
      </w:r>
      <w:r w:rsidRPr="00B53C10">
        <w:rPr>
          <w:rFonts w:ascii="Times New Roman" w:eastAsia="Times New Roman" w:hAnsi="Times New Roman" w:cs="Times New Roman"/>
          <w:b/>
          <w:bCs/>
          <w:kern w:val="0"/>
          <w:sz w:val="27"/>
          <w:szCs w:val="27"/>
          <w:lang w:eastAsia="es-MX"/>
          <w14:ligatures w14:val="none"/>
        </w:rPr>
        <w:t xml:space="preserve"> Qué son los gastos invisibles</w:t>
      </w:r>
    </w:p>
    <w:p w14:paraId="7A97CF59"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2CFA8B8F"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Son esos costos que no consideras cuando decides tener auto, pero que aparecen mes a mes.</w:t>
      </w:r>
    </w:p>
    <w:p w14:paraId="22C8BB1A"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09BE993C"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Y lo peor: casi nunca los calculas.</w:t>
      </w:r>
    </w:p>
    <w:p w14:paraId="70093C88" w14:textId="77777777" w:rsidR="00B53C10" w:rsidRPr="00B53C10" w:rsidRDefault="00000000" w:rsidP="00B53C10">
      <w:pPr>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pict w14:anchorId="4A5E6923">
          <v:rect id="_x0000_i1035" alt="" style="width:441.9pt;height:.05pt;mso-width-percent:0;mso-height-percent:0;mso-width-percent:0;mso-height-percent:0" o:hralign="center" o:hrstd="t" o:hr="t" fillcolor="#a0a0a0" stroked="f"/>
        </w:pict>
      </w:r>
    </w:p>
    <w:p w14:paraId="2D640DEA"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Apple Color Emoji" w:eastAsia="Times New Roman" w:hAnsi="Apple Color Emoji" w:cs="Apple Color Emoji"/>
          <w:b/>
          <w:bCs/>
          <w:kern w:val="0"/>
          <w:sz w:val="27"/>
          <w:szCs w:val="27"/>
          <w:lang w:eastAsia="es-MX"/>
          <w14:ligatures w14:val="none"/>
        </w:rPr>
        <w:t>⏱️</w:t>
      </w:r>
      <w:r w:rsidRPr="00B53C10">
        <w:rPr>
          <w:rFonts w:ascii="Times New Roman" w:eastAsia="Times New Roman" w:hAnsi="Times New Roman" w:cs="Times New Roman"/>
          <w:b/>
          <w:bCs/>
          <w:kern w:val="0"/>
          <w:sz w:val="27"/>
          <w:szCs w:val="27"/>
          <w:lang w:eastAsia="es-MX"/>
          <w14:ligatures w14:val="none"/>
        </w:rPr>
        <w:t xml:space="preserve"> El tiempo también es dinero</w:t>
      </w:r>
    </w:p>
    <w:p w14:paraId="7276A20C" w14:textId="77777777" w:rsidR="00B53C10" w:rsidRPr="00B53C10" w:rsidRDefault="00B53C10" w:rsidP="00B53C10">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Ir a la revisión técnica</w:t>
      </w:r>
    </w:p>
    <w:p w14:paraId="4C33909B" w14:textId="77777777" w:rsidR="00B53C10" w:rsidRPr="00B53C10" w:rsidRDefault="00B53C10" w:rsidP="00B53C10">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Coordinar mantenciones</w:t>
      </w:r>
    </w:p>
    <w:p w14:paraId="713F7A06" w14:textId="77777777" w:rsidR="00B53C10" w:rsidRPr="00B53C10" w:rsidRDefault="00B53C10" w:rsidP="00B53C10">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Trámites</w:t>
      </w:r>
    </w:p>
    <w:p w14:paraId="2B3931B7" w14:textId="77777777" w:rsidR="00B53C10" w:rsidRPr="00B53C10" w:rsidRDefault="00B53C10" w:rsidP="00B53C10">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Talleres</w:t>
      </w:r>
    </w:p>
    <w:p w14:paraId="4C3504EF"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290B1B4B"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Todo ese tiempo tiene un costo, aunque no lo pagues con tarjeta.</w:t>
      </w:r>
    </w:p>
    <w:p w14:paraId="2A22D740" w14:textId="77777777" w:rsidR="00B53C10" w:rsidRPr="00B53C10" w:rsidRDefault="00000000" w:rsidP="00B53C10">
      <w:pPr>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pict w14:anchorId="22F443B3">
          <v:rect id="_x0000_i1036" alt="" style="width:441.9pt;height:.05pt;mso-width-percent:0;mso-height-percent:0;mso-width-percent:0;mso-height-percent:0" o:hralign="center" o:hrstd="t" o:hr="t" fillcolor="#a0a0a0" stroked="f"/>
        </w:pict>
      </w:r>
    </w:p>
    <w:p w14:paraId="15A88546"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Apple Color Emoji" w:eastAsia="Times New Roman" w:hAnsi="Apple Color Emoji" w:cs="Apple Color Emoji"/>
          <w:kern w:val="0"/>
          <w:lang w:eastAsia="es-MX"/>
          <w14:ligatures w14:val="none"/>
        </w:rPr>
        <w:t>📷</w:t>
      </w:r>
      <w:r w:rsidRPr="00B53C10">
        <w:rPr>
          <w:rFonts w:ascii="Times New Roman" w:eastAsia="Times New Roman" w:hAnsi="Times New Roman" w:cs="Times New Roman"/>
          <w:kern w:val="0"/>
          <w:lang w:eastAsia="es-MX"/>
          <w14:ligatures w14:val="none"/>
        </w:rPr>
        <w:t xml:space="preserve"> </w:t>
      </w:r>
      <w:r w:rsidRPr="00B53C10">
        <w:rPr>
          <w:rFonts w:ascii="Times New Roman" w:eastAsia="Times New Roman" w:hAnsi="Times New Roman" w:cs="Times New Roman"/>
          <w:b/>
          <w:bCs/>
          <w:kern w:val="0"/>
          <w:lang w:eastAsia="es-MX"/>
          <w14:ligatures w14:val="none"/>
        </w:rPr>
        <w:t>[Espacio para imagen – Persona esperando en taller]</w:t>
      </w:r>
    </w:p>
    <w:p w14:paraId="7D0D8BCB" w14:textId="77777777" w:rsidR="00B53C10" w:rsidRPr="00B53C10" w:rsidRDefault="00000000" w:rsidP="00B53C10">
      <w:pPr>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pict w14:anchorId="0FD5F7A8">
          <v:rect id="_x0000_i1037" alt="" style="width:441.9pt;height:.05pt;mso-width-percent:0;mso-height-percent:0;mso-width-percent:0;mso-height-percent:0" o:hralign="center" o:hrstd="t" o:hr="t" fillcolor="#a0a0a0" stroked="f"/>
        </w:pict>
      </w:r>
    </w:p>
    <w:p w14:paraId="0BB8E1E3"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Apple Color Emoji" w:eastAsia="Times New Roman" w:hAnsi="Apple Color Emoji" w:cs="Apple Color Emoji"/>
          <w:b/>
          <w:bCs/>
          <w:kern w:val="0"/>
          <w:sz w:val="27"/>
          <w:szCs w:val="27"/>
          <w:lang w:eastAsia="es-MX"/>
          <w14:ligatures w14:val="none"/>
        </w:rPr>
        <w:t>⚠️</w:t>
      </w:r>
      <w:r w:rsidRPr="00B53C10">
        <w:rPr>
          <w:rFonts w:ascii="Times New Roman" w:eastAsia="Times New Roman" w:hAnsi="Times New Roman" w:cs="Times New Roman"/>
          <w:b/>
          <w:bCs/>
          <w:kern w:val="0"/>
          <w:sz w:val="27"/>
          <w:szCs w:val="27"/>
          <w:lang w:eastAsia="es-MX"/>
          <w14:ligatures w14:val="none"/>
        </w:rPr>
        <w:t xml:space="preserve"> Multas, deducibles y letra chica</w:t>
      </w:r>
    </w:p>
    <w:p w14:paraId="4EBE6DBF" w14:textId="38A52D2D" w:rsidR="00B53C10" w:rsidRPr="00B53C10" w:rsidDel="007D58FE" w:rsidRDefault="00B53C10" w:rsidP="007D58FE">
      <w:pPr>
        <w:numPr>
          <w:ilvl w:val="0"/>
          <w:numId w:val="2"/>
        </w:numPr>
        <w:spacing w:before="100" w:beforeAutospacing="1" w:after="100" w:afterAutospacing="1"/>
        <w:rPr>
          <w:del w:id="3" w:author="Gabriel Portilla" w:date="2026-01-08T11:01:00Z" w16du:dateUtc="2026-01-08T14:01:00Z"/>
          <w:rFonts w:ascii="Times New Roman" w:eastAsia="Times New Roman" w:hAnsi="Times New Roman" w:cs="Times New Roman"/>
          <w:kern w:val="0"/>
          <w:lang w:eastAsia="es-MX"/>
          <w14:ligatures w14:val="none"/>
        </w:rPr>
      </w:pPr>
      <w:del w:id="4" w:author="Gabriel Portilla" w:date="2026-01-08T11:01:00Z" w16du:dateUtc="2026-01-08T14:01:00Z">
        <w:r w:rsidRPr="007D58FE" w:rsidDel="007D58FE">
          <w:rPr>
            <w:rFonts w:ascii="Times New Roman" w:eastAsia="Times New Roman" w:hAnsi="Times New Roman" w:cs="Times New Roman"/>
            <w:kern w:val="0"/>
            <w:lang w:eastAsia="es-MX"/>
            <w14:ligatures w14:val="none"/>
          </w:rPr>
          <w:lastRenderedPageBreak/>
          <w:delText xml:space="preserve">Multas </w:delText>
        </w:r>
        <w:commentRangeStart w:id="5"/>
        <w:r w:rsidRPr="007D58FE" w:rsidDel="007D58FE">
          <w:rPr>
            <w:rFonts w:ascii="Times New Roman" w:eastAsia="Times New Roman" w:hAnsi="Times New Roman" w:cs="Times New Roman"/>
            <w:kern w:val="0"/>
            <w:lang w:eastAsia="es-MX"/>
            <w14:ligatures w14:val="none"/>
          </w:rPr>
          <w:delText>inesperadas</w:delText>
        </w:r>
      </w:del>
      <w:commentRangeEnd w:id="5"/>
      <w:r w:rsidR="007D58FE">
        <w:rPr>
          <w:rStyle w:val="Refdecomentario"/>
        </w:rPr>
        <w:commentReference w:id="5"/>
      </w:r>
      <w:del w:id="6" w:author="Gabriel Portilla" w:date="2026-01-08T11:01:00Z" w16du:dateUtc="2026-01-08T14:01:00Z">
        <w:r w:rsidR="007D58FE" w:rsidRPr="007D58FE" w:rsidDel="007D58FE">
          <w:rPr>
            <w:rFonts w:ascii="Times New Roman" w:eastAsia="Times New Roman" w:hAnsi="Times New Roman" w:cs="Times New Roman"/>
            <w:kern w:val="0"/>
            <w:lang w:eastAsia="es-MX"/>
            <w14:ligatures w14:val="none"/>
          </w:rPr>
          <w:delText xml:space="preserve"> </w:delText>
        </w:r>
      </w:del>
    </w:p>
    <w:p w14:paraId="7A851FA2" w14:textId="48534934" w:rsidR="00B53C10" w:rsidRPr="007D58FE" w:rsidRDefault="00B53C10" w:rsidP="007D58FE">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7D58FE">
        <w:rPr>
          <w:rFonts w:ascii="Times New Roman" w:eastAsia="Times New Roman" w:hAnsi="Times New Roman" w:cs="Times New Roman"/>
          <w:kern w:val="0"/>
          <w:lang w:eastAsia="es-MX"/>
          <w14:ligatures w14:val="none"/>
        </w:rPr>
        <w:t>Deducibles altos</w:t>
      </w:r>
      <w:r w:rsidR="007D58FE" w:rsidRPr="007D58FE">
        <w:rPr>
          <w:rFonts w:ascii="Times New Roman" w:eastAsia="Times New Roman" w:hAnsi="Times New Roman" w:cs="Times New Roman"/>
          <w:kern w:val="0"/>
          <w:lang w:eastAsia="es-MX"/>
          <w14:ligatures w14:val="none"/>
        </w:rPr>
        <w:t xml:space="preserve"> </w:t>
      </w:r>
    </w:p>
    <w:p w14:paraId="601B9597" w14:textId="77777777" w:rsidR="00B53C10" w:rsidRPr="00B53C10" w:rsidRDefault="00B53C10" w:rsidP="00B53C10">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Ajustes de seguro</w:t>
      </w:r>
    </w:p>
    <w:p w14:paraId="1D46B8EB"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3D30DAE6"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Pequeños golpes que se acumulan.</w:t>
      </w:r>
    </w:p>
    <w:p w14:paraId="164A86FE" w14:textId="77777777" w:rsidR="00B53C10" w:rsidRPr="00B53C10" w:rsidRDefault="00000000" w:rsidP="00B53C10">
      <w:pPr>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pict w14:anchorId="1E8AA267">
          <v:rect id="_x0000_i1038" alt="" style="width:441.9pt;height:.05pt;mso-width-percent:0;mso-height-percent:0;mso-width-percent:0;mso-height-percent:0" o:hralign="center" o:hrstd="t" o:hr="t" fillcolor="#a0a0a0" stroked="f"/>
        </w:pict>
      </w:r>
    </w:p>
    <w:p w14:paraId="44298528"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Apple Color Emoji" w:eastAsia="Times New Roman" w:hAnsi="Apple Color Emoji" w:cs="Apple Color Emoji"/>
          <w:b/>
          <w:bCs/>
          <w:kern w:val="0"/>
          <w:sz w:val="27"/>
          <w:szCs w:val="27"/>
          <w:lang w:eastAsia="es-MX"/>
          <w14:ligatures w14:val="none"/>
        </w:rPr>
        <w:t>🧠</w:t>
      </w:r>
      <w:r w:rsidRPr="00B53C10">
        <w:rPr>
          <w:rFonts w:ascii="Times New Roman" w:eastAsia="Times New Roman" w:hAnsi="Times New Roman" w:cs="Times New Roman"/>
          <w:b/>
          <w:bCs/>
          <w:kern w:val="0"/>
          <w:sz w:val="27"/>
          <w:szCs w:val="27"/>
          <w:lang w:eastAsia="es-MX"/>
          <w14:ligatures w14:val="none"/>
        </w:rPr>
        <w:t xml:space="preserve"> El estrés financiero del auto</w:t>
      </w:r>
    </w:p>
    <w:p w14:paraId="07E622EE" w14:textId="5EA696EA" w:rsidR="00B53C10" w:rsidRPr="00B53C10" w:rsidDel="007D58FE" w:rsidRDefault="00B53C10" w:rsidP="00B53C10">
      <w:pPr>
        <w:spacing w:before="100" w:beforeAutospacing="1" w:after="100" w:afterAutospacing="1"/>
        <w:rPr>
          <w:del w:id="7" w:author="Gabriel Portilla" w:date="2026-01-08T11:05:00Z" w16du:dateUtc="2026-01-08T14:05:00Z"/>
          <w:rFonts w:ascii="Times New Roman" w:eastAsia="Times New Roman" w:hAnsi="Times New Roman" w:cs="Times New Roman"/>
          <w:kern w:val="0"/>
          <w:lang w:eastAsia="es-MX"/>
          <w14:ligatures w14:val="none"/>
        </w:rPr>
      </w:pPr>
    </w:p>
    <w:p w14:paraId="22D6BE4F"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No es solo plata. Es la preocupación constante:</w:t>
      </w:r>
    </w:p>
    <w:p w14:paraId="234F98DE"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“¿Y si se echa a perder?”,</w:t>
      </w:r>
    </w:p>
    <w:p w14:paraId="3FA85105" w14:textId="694C3D70"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 xml:space="preserve">“¿Y si sube </w:t>
      </w:r>
      <w:del w:id="8" w:author="Gabriel Portilla" w:date="2026-01-08T11:05:00Z" w16du:dateUtc="2026-01-08T14:05:00Z">
        <w:r w:rsidRPr="00B53C10" w:rsidDel="007D58FE">
          <w:rPr>
            <w:rFonts w:ascii="Times New Roman" w:eastAsia="Times New Roman" w:hAnsi="Times New Roman" w:cs="Times New Roman"/>
            <w:kern w:val="0"/>
            <w:lang w:eastAsia="es-MX"/>
            <w14:ligatures w14:val="none"/>
          </w:rPr>
          <w:delText>la bencina?”</w:delText>
        </w:r>
      </w:del>
      <w:r w:rsidRPr="00B53C10">
        <w:rPr>
          <w:rFonts w:ascii="Times New Roman" w:eastAsia="Times New Roman" w:hAnsi="Times New Roman" w:cs="Times New Roman"/>
          <w:kern w:val="0"/>
          <w:lang w:eastAsia="es-MX"/>
          <w14:ligatures w14:val="none"/>
        </w:rPr>
        <w:t>,</w:t>
      </w:r>
      <w:ins w:id="9" w:author="Gabriel Portilla" w:date="2026-01-08T11:06:00Z" w16du:dateUtc="2026-01-08T14:06:00Z">
        <w:r w:rsidR="007D58FE">
          <w:rPr>
            <w:rFonts w:ascii="Times New Roman" w:eastAsia="Times New Roman" w:hAnsi="Times New Roman" w:cs="Times New Roman"/>
            <w:kern w:val="0"/>
            <w:lang w:eastAsia="es-MX"/>
            <w14:ligatures w14:val="none"/>
          </w:rPr>
          <w:t xml:space="preserve"> el seguro?</w:t>
        </w:r>
      </w:ins>
    </w:p>
    <w:p w14:paraId="3738F486" w14:textId="6C36C1DB"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“¿Y si me choc</w:t>
      </w:r>
      <w:ins w:id="10" w:author="Gabriel Portilla" w:date="2026-01-08T11:05:00Z" w16du:dateUtc="2026-01-08T14:05:00Z">
        <w:r w:rsidR="007D58FE">
          <w:rPr>
            <w:rFonts w:ascii="Times New Roman" w:eastAsia="Times New Roman" w:hAnsi="Times New Roman" w:cs="Times New Roman"/>
            <w:kern w:val="0"/>
            <w:lang w:eastAsia="es-MX"/>
            <w14:ligatures w14:val="none"/>
          </w:rPr>
          <w:t>ó</w:t>
        </w:r>
      </w:ins>
      <w:del w:id="11" w:author="Gabriel Portilla" w:date="2026-01-08T11:05:00Z" w16du:dateUtc="2026-01-08T14:05:00Z">
        <w:r w:rsidRPr="00B53C10" w:rsidDel="007D58FE">
          <w:rPr>
            <w:rFonts w:ascii="Times New Roman" w:eastAsia="Times New Roman" w:hAnsi="Times New Roman" w:cs="Times New Roman"/>
            <w:kern w:val="0"/>
            <w:lang w:eastAsia="es-MX"/>
            <w14:ligatures w14:val="none"/>
          </w:rPr>
          <w:delText>o</w:delText>
        </w:r>
      </w:del>
      <w:r w:rsidRPr="00B53C10">
        <w:rPr>
          <w:rFonts w:ascii="Times New Roman" w:eastAsia="Times New Roman" w:hAnsi="Times New Roman" w:cs="Times New Roman"/>
          <w:kern w:val="0"/>
          <w:lang w:eastAsia="es-MX"/>
          <w14:ligatures w14:val="none"/>
        </w:rPr>
        <w:t>?”</w:t>
      </w:r>
    </w:p>
    <w:p w14:paraId="1F098C01"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4C4CB53D"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Ese estrés también se paga.</w:t>
      </w:r>
    </w:p>
    <w:p w14:paraId="35D1CBD0" w14:textId="77777777" w:rsidR="00B53C10" w:rsidRPr="00B53C10" w:rsidRDefault="00000000" w:rsidP="00B53C10">
      <w:pPr>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pict w14:anchorId="47851000">
          <v:rect id="_x0000_i1039" alt="" style="width:441.9pt;height:.05pt;mso-width-percent:0;mso-height-percent:0;mso-width-percent:0;mso-height-percent:0" o:hralign="center" o:hrstd="t" o:hr="t" fillcolor="#a0a0a0" stroked="f"/>
        </w:pict>
      </w:r>
    </w:p>
    <w:p w14:paraId="4C84BE8F"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Apple Color Emoji" w:eastAsia="Times New Roman" w:hAnsi="Apple Color Emoji" w:cs="Apple Color Emoji"/>
          <w:b/>
          <w:bCs/>
          <w:kern w:val="0"/>
          <w:sz w:val="27"/>
          <w:szCs w:val="27"/>
          <w:lang w:eastAsia="es-MX"/>
          <w14:ligatures w14:val="none"/>
        </w:rPr>
        <w:t>❓</w:t>
      </w:r>
      <w:r w:rsidRPr="00B53C10">
        <w:rPr>
          <w:rFonts w:ascii="Times New Roman" w:eastAsia="Times New Roman" w:hAnsi="Times New Roman" w:cs="Times New Roman"/>
          <w:b/>
          <w:bCs/>
          <w:kern w:val="0"/>
          <w:sz w:val="27"/>
          <w:szCs w:val="27"/>
          <w:lang w:eastAsia="es-MX"/>
          <w14:ligatures w14:val="none"/>
        </w:rPr>
        <w:t xml:space="preserve"> Por qué nadie te habla de esto</w:t>
      </w:r>
    </w:p>
    <w:p w14:paraId="1B8F3F2E"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61778945"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Porque no vende.</w:t>
      </w:r>
    </w:p>
    <w:p w14:paraId="41DA19CC"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La industria tradicional prefiere hablar de caballos de fuerza, no de costos reales.</w:t>
      </w:r>
    </w:p>
    <w:p w14:paraId="671C7901" w14:textId="77777777" w:rsidR="00B53C10" w:rsidRPr="00B53C10" w:rsidRDefault="00000000" w:rsidP="00B53C10">
      <w:pPr>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pict w14:anchorId="56C3ADE2">
          <v:rect id="_x0000_i1040" alt="" style="width:441.9pt;height:.05pt;mso-width-percent:0;mso-height-percent:0;mso-width-percent:0;mso-height-percent:0" o:hralign="center" o:hrstd="t" o:hr="t" fillcolor="#a0a0a0" stroked="f"/>
        </w:pict>
      </w:r>
    </w:p>
    <w:p w14:paraId="4A5B09A8"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Apple Color Emoji" w:eastAsia="Times New Roman" w:hAnsi="Apple Color Emoji" w:cs="Apple Color Emoji"/>
          <w:kern w:val="0"/>
          <w:lang w:eastAsia="es-MX"/>
          <w14:ligatures w14:val="none"/>
        </w:rPr>
        <w:t>📷</w:t>
      </w:r>
      <w:r w:rsidRPr="00B53C10">
        <w:rPr>
          <w:rFonts w:ascii="Times New Roman" w:eastAsia="Times New Roman" w:hAnsi="Times New Roman" w:cs="Times New Roman"/>
          <w:kern w:val="0"/>
          <w:lang w:eastAsia="es-MX"/>
          <w14:ligatures w14:val="none"/>
        </w:rPr>
        <w:t xml:space="preserve"> </w:t>
      </w:r>
      <w:r w:rsidRPr="00B53C10">
        <w:rPr>
          <w:rFonts w:ascii="Times New Roman" w:eastAsia="Times New Roman" w:hAnsi="Times New Roman" w:cs="Times New Roman"/>
          <w:b/>
          <w:bCs/>
          <w:kern w:val="0"/>
          <w:lang w:eastAsia="es-MX"/>
          <w14:ligatures w14:val="none"/>
        </w:rPr>
        <w:t>[Espacio para imagen – Detalle de gastos ocultos]</w:t>
      </w:r>
    </w:p>
    <w:p w14:paraId="218E5A42" w14:textId="77777777" w:rsidR="00B53C10" w:rsidRPr="00B53C10" w:rsidRDefault="00000000" w:rsidP="00B53C10">
      <w:pPr>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pict w14:anchorId="2BF2A7CC">
          <v:rect id="_x0000_i1041" alt="" style="width:441.9pt;height:.05pt;mso-width-percent:0;mso-height-percent:0;mso-width-percent:0;mso-height-percent:0" o:hralign="center" o:hrstd="t" o:hr="t" fillcolor="#a0a0a0" stroked="f"/>
        </w:pict>
      </w:r>
    </w:p>
    <w:p w14:paraId="6D2962DA"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Apple Color Emoji" w:eastAsia="Times New Roman" w:hAnsi="Apple Color Emoji" w:cs="Apple Color Emoji"/>
          <w:b/>
          <w:bCs/>
          <w:kern w:val="0"/>
          <w:sz w:val="27"/>
          <w:szCs w:val="27"/>
          <w:lang w:eastAsia="es-MX"/>
          <w14:ligatures w14:val="none"/>
        </w:rPr>
        <w:t>✅</w:t>
      </w:r>
      <w:r w:rsidRPr="00B53C10">
        <w:rPr>
          <w:rFonts w:ascii="Times New Roman" w:eastAsia="Times New Roman" w:hAnsi="Times New Roman" w:cs="Times New Roman"/>
          <w:b/>
          <w:bCs/>
          <w:kern w:val="0"/>
          <w:sz w:val="27"/>
          <w:szCs w:val="27"/>
          <w:lang w:eastAsia="es-MX"/>
          <w14:ligatures w14:val="none"/>
        </w:rPr>
        <w:t xml:space="preserve"> Cómo reducir o evitar estos gastos</w:t>
      </w:r>
    </w:p>
    <w:p w14:paraId="67C22CF8" w14:textId="77777777" w:rsidR="00B53C10" w:rsidRPr="00B53C10" w:rsidRDefault="00B53C10" w:rsidP="00B53C10">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Presupuestos cerrados</w:t>
      </w:r>
    </w:p>
    <w:p w14:paraId="1F4415F7" w14:textId="77777777" w:rsidR="00B53C10" w:rsidRPr="00B53C10" w:rsidRDefault="00B53C10" w:rsidP="00B53C10">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lastRenderedPageBreak/>
        <w:t>Costos predecibles</w:t>
      </w:r>
    </w:p>
    <w:p w14:paraId="120B5F7A" w14:textId="63614640" w:rsidR="00B53C10" w:rsidRPr="00B53C10" w:rsidRDefault="00B53C10" w:rsidP="00B53C10">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Modelos</w:t>
      </w:r>
      <w:ins w:id="12" w:author="Gabriel Portilla" w:date="2026-01-08T11:07:00Z" w16du:dateUtc="2026-01-08T14:07:00Z">
        <w:r w:rsidR="007D58FE">
          <w:rPr>
            <w:rFonts w:ascii="Times New Roman" w:eastAsia="Times New Roman" w:hAnsi="Times New Roman" w:cs="Times New Roman"/>
            <w:kern w:val="0"/>
            <w:lang w:eastAsia="es-MX"/>
            <w14:ligatures w14:val="none"/>
          </w:rPr>
          <w:t xml:space="preserve"> como el renting</w:t>
        </w:r>
        <w:r w:rsidR="00B31E05">
          <w:rPr>
            <w:rFonts w:ascii="Times New Roman" w:eastAsia="Times New Roman" w:hAnsi="Times New Roman" w:cs="Times New Roman"/>
            <w:kern w:val="0"/>
            <w:lang w:eastAsia="es-MX"/>
            <w14:ligatures w14:val="none"/>
          </w:rPr>
          <w:t>/suscripción</w:t>
        </w:r>
      </w:ins>
      <w:r w:rsidRPr="00B53C10">
        <w:rPr>
          <w:rFonts w:ascii="Times New Roman" w:eastAsia="Times New Roman" w:hAnsi="Times New Roman" w:cs="Times New Roman"/>
          <w:kern w:val="0"/>
          <w:lang w:eastAsia="es-MX"/>
          <w14:ligatures w14:val="none"/>
        </w:rPr>
        <w:t xml:space="preserve"> donde no cargues con todo</w:t>
      </w:r>
      <w:ins w:id="13" w:author="Gabriel Portilla" w:date="2026-01-08T11:07:00Z" w16du:dateUtc="2026-01-08T14:07:00Z">
        <w:r w:rsidR="007D58FE">
          <w:rPr>
            <w:rFonts w:ascii="Times New Roman" w:eastAsia="Times New Roman" w:hAnsi="Times New Roman" w:cs="Times New Roman"/>
            <w:kern w:val="0"/>
            <w:lang w:eastAsia="es-MX"/>
            <w14:ligatures w14:val="none"/>
          </w:rPr>
          <w:t xml:space="preserve"> </w:t>
        </w:r>
      </w:ins>
    </w:p>
    <w:p w14:paraId="595A8E61"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02150EE3"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Aquí es donde nuevas formas de movilidad marcan la diferencia.</w:t>
      </w:r>
    </w:p>
    <w:p w14:paraId="7CE8C04D" w14:textId="77777777" w:rsidR="00B53C10" w:rsidRPr="00B53C10" w:rsidRDefault="00000000" w:rsidP="00B53C10">
      <w:pPr>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pict w14:anchorId="171BF7C8">
          <v:rect id="_x0000_i1042" alt="" style="width:441.9pt;height:.05pt;mso-width-percent:0;mso-height-percent:0;mso-width-percent:0;mso-height-percent:0" o:hralign="center" o:hrstd="t" o:hr="t" fillcolor="#a0a0a0" stroked="f"/>
        </w:pict>
      </w:r>
    </w:p>
    <w:p w14:paraId="08263FC4"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Apple Color Emoji" w:eastAsia="Times New Roman" w:hAnsi="Apple Color Emoji" w:cs="Apple Color Emoji"/>
          <w:b/>
          <w:bCs/>
          <w:kern w:val="0"/>
          <w:sz w:val="27"/>
          <w:szCs w:val="27"/>
          <w:lang w:eastAsia="es-MX"/>
          <w14:ligatures w14:val="none"/>
        </w:rPr>
        <w:t>🧩</w:t>
      </w:r>
      <w:r w:rsidRPr="00B53C10">
        <w:rPr>
          <w:rFonts w:ascii="Times New Roman" w:eastAsia="Times New Roman" w:hAnsi="Times New Roman" w:cs="Times New Roman"/>
          <w:b/>
          <w:bCs/>
          <w:kern w:val="0"/>
          <w:sz w:val="27"/>
          <w:szCs w:val="27"/>
          <w:lang w:eastAsia="es-MX"/>
          <w14:ligatures w14:val="none"/>
        </w:rPr>
        <w:t xml:space="preserve"> Conclusión</w:t>
      </w:r>
    </w:p>
    <w:p w14:paraId="3E68FB13"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5C74DC92"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Si tu auto te genera más incertidumbre que libertad, quizás el problema no es el auto… sino el modelo.</w:t>
      </w:r>
    </w:p>
    <w:p w14:paraId="6BF3459C" w14:textId="6EC25FAA" w:rsidR="00B53C10" w:rsidRDefault="00B53C10"/>
    <w:p w14:paraId="31DCEF79" w14:textId="03DBD266" w:rsidR="00B53C10" w:rsidRDefault="00B53C10"/>
    <w:p w14:paraId="23233393" w14:textId="77777777" w:rsidR="00B53C10" w:rsidRDefault="00B53C10"/>
    <w:sectPr w:rsidR="00B53C10">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abriel Portilla" w:date="2026-01-08T11:05:00Z" w:initials="GP">
    <w:p w14:paraId="15A6F558" w14:textId="77777777" w:rsidR="007D58FE" w:rsidRDefault="007D58FE" w:rsidP="007D58FE">
      <w:pPr>
        <w:pStyle w:val="Textocomentario"/>
      </w:pPr>
      <w:r>
        <w:rPr>
          <w:rStyle w:val="Refdecomentario"/>
        </w:rPr>
        <w:annotationRef/>
      </w:r>
      <w:r>
        <w:t>Debe hablar de suscripción, en renting no se paga solo por el  uso en horas...</w:t>
      </w:r>
    </w:p>
  </w:comment>
  <w:comment w:id="5" w:author="Gabriel Portilla" w:date="2026-01-08T11:02:00Z" w:initials="GP">
    <w:p w14:paraId="1F77E6CD" w14:textId="5CDE300C" w:rsidR="007D58FE" w:rsidRDefault="007D58FE" w:rsidP="007D58FE">
      <w:pPr>
        <w:pStyle w:val="Textocomentario"/>
      </w:pPr>
      <w:r>
        <w:rPr>
          <w:rStyle w:val="Refdecomentario"/>
        </w:rPr>
        <w:annotationRef/>
      </w:r>
      <w:r>
        <w:t>Reemplazar por algún otro ya que esto lo paga igual el cliente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A6F558" w15:done="0"/>
  <w15:commentEx w15:paraId="1F77E6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D3A491" w16cex:dateUtc="2026-01-08T14:05:00Z"/>
  <w16cex:commentExtensible w16cex:durableId="53FF73FA" w16cex:dateUtc="2026-01-08T14: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A6F558" w16cid:durableId="6DD3A491"/>
  <w16cid:commentId w16cid:paraId="1F77E6CD" w16cid:durableId="53FF73F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ple Color Emoji">
    <w:altName w:val="Calibri"/>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71D14"/>
    <w:multiLevelType w:val="multilevel"/>
    <w:tmpl w:val="9B16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A3498C"/>
    <w:multiLevelType w:val="multilevel"/>
    <w:tmpl w:val="705E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581A92"/>
    <w:multiLevelType w:val="multilevel"/>
    <w:tmpl w:val="1994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44106">
    <w:abstractNumId w:val="1"/>
  </w:num>
  <w:num w:numId="2" w16cid:durableId="148520953">
    <w:abstractNumId w:val="0"/>
  </w:num>
  <w:num w:numId="3" w16cid:durableId="196156973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briel Portilla">
    <w15:presenceInfo w15:providerId="AD" w15:userId="S::gportilla@autorentas.cl::ea982045-51b1-4192-988c-0b587ed053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C10"/>
    <w:rsid w:val="00016FC9"/>
    <w:rsid w:val="007D58FE"/>
    <w:rsid w:val="009A7B1F"/>
    <w:rsid w:val="00B31E05"/>
    <w:rsid w:val="00B53C10"/>
    <w:rsid w:val="00B9515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A708B"/>
  <w15:chartTrackingRefBased/>
  <w15:docId w15:val="{1E48A107-107E-9840-8A9A-86A2EE248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B53C10"/>
    <w:pPr>
      <w:spacing w:before="100" w:beforeAutospacing="1" w:after="100" w:afterAutospacing="1"/>
      <w:outlineLvl w:val="1"/>
    </w:pPr>
    <w:rPr>
      <w:rFonts w:ascii="Times New Roman" w:eastAsia="Times New Roman" w:hAnsi="Times New Roman" w:cs="Times New Roman"/>
      <w:b/>
      <w:bCs/>
      <w:kern w:val="0"/>
      <w:sz w:val="36"/>
      <w:szCs w:val="36"/>
      <w:lang w:eastAsia="es-MX"/>
      <w14:ligatures w14:val="none"/>
    </w:rPr>
  </w:style>
  <w:style w:type="paragraph" w:styleId="Ttulo3">
    <w:name w:val="heading 3"/>
    <w:basedOn w:val="Normal"/>
    <w:link w:val="Ttulo3Car"/>
    <w:uiPriority w:val="9"/>
    <w:qFormat/>
    <w:rsid w:val="00B53C10"/>
    <w:pPr>
      <w:spacing w:before="100" w:beforeAutospacing="1" w:after="100" w:afterAutospacing="1"/>
      <w:outlineLvl w:val="2"/>
    </w:pPr>
    <w:rPr>
      <w:rFonts w:ascii="Times New Roman" w:eastAsia="Times New Roman" w:hAnsi="Times New Roman" w:cs="Times New Roman"/>
      <w:b/>
      <w:bCs/>
      <w:kern w:val="0"/>
      <w:sz w:val="27"/>
      <w:szCs w:val="27"/>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B53C10"/>
    <w:rPr>
      <w:rFonts w:ascii="Times New Roman" w:eastAsia="Times New Roman" w:hAnsi="Times New Roman" w:cs="Times New Roman"/>
      <w:b/>
      <w:bCs/>
      <w:kern w:val="0"/>
      <w:sz w:val="36"/>
      <w:szCs w:val="36"/>
      <w:lang w:eastAsia="es-MX"/>
      <w14:ligatures w14:val="none"/>
    </w:rPr>
  </w:style>
  <w:style w:type="character" w:customStyle="1" w:styleId="Ttulo3Car">
    <w:name w:val="Título 3 Car"/>
    <w:basedOn w:val="Fuentedeprrafopredeter"/>
    <w:link w:val="Ttulo3"/>
    <w:uiPriority w:val="9"/>
    <w:rsid w:val="00B53C10"/>
    <w:rPr>
      <w:rFonts w:ascii="Times New Roman" w:eastAsia="Times New Roman" w:hAnsi="Times New Roman" w:cs="Times New Roman"/>
      <w:b/>
      <w:bCs/>
      <w:kern w:val="0"/>
      <w:sz w:val="27"/>
      <w:szCs w:val="27"/>
      <w:lang w:eastAsia="es-MX"/>
      <w14:ligatures w14:val="none"/>
    </w:rPr>
  </w:style>
  <w:style w:type="character" w:customStyle="1" w:styleId="s1">
    <w:name w:val="s1"/>
    <w:basedOn w:val="Fuentedeprrafopredeter"/>
    <w:rsid w:val="00B53C10"/>
  </w:style>
  <w:style w:type="paragraph" w:customStyle="1" w:styleId="p2">
    <w:name w:val="p2"/>
    <w:basedOn w:val="Normal"/>
    <w:rsid w:val="00B53C10"/>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p3">
    <w:name w:val="p3"/>
    <w:basedOn w:val="Normal"/>
    <w:rsid w:val="00B53C10"/>
    <w:pPr>
      <w:spacing w:before="100" w:beforeAutospacing="1" w:after="100" w:afterAutospacing="1"/>
    </w:pPr>
    <w:rPr>
      <w:rFonts w:ascii="Times New Roman" w:eastAsia="Times New Roman" w:hAnsi="Times New Roman" w:cs="Times New Roman"/>
      <w:kern w:val="0"/>
      <w:lang w:eastAsia="es-MX"/>
      <w14:ligatures w14:val="none"/>
    </w:rPr>
  </w:style>
  <w:style w:type="character" w:customStyle="1" w:styleId="s2">
    <w:name w:val="s2"/>
    <w:basedOn w:val="Fuentedeprrafopredeter"/>
    <w:rsid w:val="00B53C10"/>
  </w:style>
  <w:style w:type="paragraph" w:customStyle="1" w:styleId="p4">
    <w:name w:val="p4"/>
    <w:basedOn w:val="Normal"/>
    <w:rsid w:val="00B53C10"/>
    <w:pPr>
      <w:spacing w:before="100" w:beforeAutospacing="1" w:after="100" w:afterAutospacing="1"/>
    </w:pPr>
    <w:rPr>
      <w:rFonts w:ascii="Times New Roman" w:eastAsia="Times New Roman" w:hAnsi="Times New Roman" w:cs="Times New Roman"/>
      <w:kern w:val="0"/>
      <w:lang w:eastAsia="es-MX"/>
      <w14:ligatures w14:val="none"/>
    </w:rPr>
  </w:style>
  <w:style w:type="character" w:customStyle="1" w:styleId="s3">
    <w:name w:val="s3"/>
    <w:basedOn w:val="Fuentedeprrafopredeter"/>
    <w:rsid w:val="00B53C10"/>
  </w:style>
  <w:style w:type="paragraph" w:customStyle="1" w:styleId="p1">
    <w:name w:val="p1"/>
    <w:basedOn w:val="Normal"/>
    <w:rsid w:val="00B53C10"/>
    <w:pPr>
      <w:spacing w:before="100" w:beforeAutospacing="1" w:after="100" w:afterAutospacing="1"/>
    </w:pPr>
    <w:rPr>
      <w:rFonts w:ascii="Times New Roman" w:eastAsia="Times New Roman" w:hAnsi="Times New Roman" w:cs="Times New Roman"/>
      <w:kern w:val="0"/>
      <w:lang w:eastAsia="es-MX"/>
      <w14:ligatures w14:val="none"/>
    </w:rPr>
  </w:style>
  <w:style w:type="paragraph" w:styleId="Revisin">
    <w:name w:val="Revision"/>
    <w:hidden/>
    <w:uiPriority w:val="99"/>
    <w:semiHidden/>
    <w:rsid w:val="007D58FE"/>
  </w:style>
  <w:style w:type="character" w:styleId="Refdecomentario">
    <w:name w:val="annotation reference"/>
    <w:basedOn w:val="Fuentedeprrafopredeter"/>
    <w:uiPriority w:val="99"/>
    <w:semiHidden/>
    <w:unhideWhenUsed/>
    <w:rsid w:val="007D58FE"/>
    <w:rPr>
      <w:sz w:val="16"/>
      <w:szCs w:val="16"/>
    </w:rPr>
  </w:style>
  <w:style w:type="paragraph" w:styleId="Textocomentario">
    <w:name w:val="annotation text"/>
    <w:basedOn w:val="Normal"/>
    <w:link w:val="TextocomentarioCar"/>
    <w:uiPriority w:val="99"/>
    <w:unhideWhenUsed/>
    <w:rsid w:val="007D58FE"/>
    <w:rPr>
      <w:sz w:val="20"/>
      <w:szCs w:val="20"/>
    </w:rPr>
  </w:style>
  <w:style w:type="character" w:customStyle="1" w:styleId="TextocomentarioCar">
    <w:name w:val="Texto comentario Car"/>
    <w:basedOn w:val="Fuentedeprrafopredeter"/>
    <w:link w:val="Textocomentario"/>
    <w:uiPriority w:val="99"/>
    <w:rsid w:val="007D58FE"/>
    <w:rPr>
      <w:sz w:val="20"/>
      <w:szCs w:val="20"/>
    </w:rPr>
  </w:style>
  <w:style w:type="paragraph" w:styleId="Asuntodelcomentario">
    <w:name w:val="annotation subject"/>
    <w:basedOn w:val="Textocomentario"/>
    <w:next w:val="Textocomentario"/>
    <w:link w:val="AsuntodelcomentarioCar"/>
    <w:uiPriority w:val="99"/>
    <w:semiHidden/>
    <w:unhideWhenUsed/>
    <w:rsid w:val="007D58FE"/>
    <w:rPr>
      <w:b/>
      <w:bCs/>
    </w:rPr>
  </w:style>
  <w:style w:type="character" w:customStyle="1" w:styleId="AsuntodelcomentarioCar">
    <w:name w:val="Asunto del comentario Car"/>
    <w:basedOn w:val="TextocomentarioCar"/>
    <w:link w:val="Asuntodelcomentario"/>
    <w:uiPriority w:val="99"/>
    <w:semiHidden/>
    <w:rsid w:val="007D58F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08161">
      <w:bodyDiv w:val="1"/>
      <w:marLeft w:val="0"/>
      <w:marRight w:val="0"/>
      <w:marTop w:val="0"/>
      <w:marBottom w:val="0"/>
      <w:divBdr>
        <w:top w:val="none" w:sz="0" w:space="0" w:color="auto"/>
        <w:left w:val="none" w:sz="0" w:space="0" w:color="auto"/>
        <w:bottom w:val="none" w:sz="0" w:space="0" w:color="auto"/>
        <w:right w:val="none" w:sz="0" w:space="0" w:color="auto"/>
      </w:divBdr>
    </w:div>
    <w:div w:id="44578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580</Words>
  <Characters>3190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Castro</dc:creator>
  <cp:keywords/>
  <dc:description/>
  <cp:lastModifiedBy>Gabriel Portilla</cp:lastModifiedBy>
  <cp:revision>2</cp:revision>
  <dcterms:created xsi:type="dcterms:W3CDTF">2026-01-08T14:30:00Z</dcterms:created>
  <dcterms:modified xsi:type="dcterms:W3CDTF">2026-01-08T14:30:00Z</dcterms:modified>
</cp:coreProperties>
</file>